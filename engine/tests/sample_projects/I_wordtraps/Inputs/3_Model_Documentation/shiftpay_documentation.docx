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Shift pay calculator</w:t>
      </w:r>
    </w:p>
    <w:p>
      <w:r>
        <w:t>The package works out what a courier is paid for a shift.</w:t>
      </w:r>
    </w:p>
    <w:p>
      <w:r>
        <w:rPr>
          <w:b/>
        </w:rPr>
        <w:t>Base pay</w:t>
      </w:r>
    </w:p>
    <w:p>
      <w:r>
        <w:t>A courier is paid a base rate of nine units for every hour of the shift.</w:t>
      </w:r>
    </w:p>
    <w:p>
      <w:r>
        <w:t>A shift shorter than two hours is paid as two hours.</w:t>
      </w:r>
    </w:p>
    <w:p>
      <w:r>
        <w:pict>
          <v:shape style="width:200pt;height:40pt">
            <v:textbox>
              <w:txbxContent>
                <w:p>
                  <w:r>
                    <w:t>Rounding note: hours are rounded up to the nearest quarter of an hour before pay is worked out.</w:t>
                  </w:r>
                </w:p>
              </w:txbxContent>
            </v:textbox>
          </v:shape>
        </w:pict>
      </w:r>
    </w:p>
    <w:p>
      <w:r>
        <w:rPr>
          <w:b/>
        </w:rPr>
        <w:t>Distance pay</w:t>
      </w:r>
    </w:p>
    <w:p>
      <w:r>
        <w:t>Distance pay is the kilometres ridden times the distance rate for the zone.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</w:tbl>
    <w:p>
      <w:r>
        <w:t xml:space="preserve">The distance rate is </w:t>
      </w:r>
      <w:ins w:id="901" w:author="A" w:date="2026-01-01T00:00:00Z">
        <w:r>
          <w:t xml:space="preserve">zero point four units a kilometre in the outer zone and </w:t>
        </w:r>
      </w:ins>
      <w:del w:id="902" w:author="A" w:date="2026-01-01T00:00:00Z">
        <w:r>
          <w:delText xml:space="preserve">zero point two units a kilometre everywhere.</w:delText>
        </w:r>
      </w:del>
    </w:p>
    <w:p>
      <w:r>
        <w:t>Distance pay for one shift is capped at forty units.</w:t>
      </w:r>
    </w:p>
    <w:p>
      <w:r>
        <w:rPr>
          <w:b/>
        </w:rPr>
        <w:t>Night premium</w:t>
      </w:r>
    </w:p>
    <w:p>
      <w:r>
        <w:t>A shift beginning after ten at night earns a premium of one quarter of the base pay.</w:t>
      </w:r>
    </w:p>
    <w:p>
      <w:r>
        <w:rPr>
          <w:i/>
        </w:rPr>
        <w:t>The premium is worked out on base pay only and never on distance pay.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